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E8033C" w14:textId="77777777" w:rsidR="00A4378B" w:rsidRPr="00253869" w:rsidRDefault="00A4378B" w:rsidP="00A4378B">
      <w:pPr>
        <w:pStyle w:val="NormalWeb"/>
        <w:spacing w:before="0" w:beforeAutospacing="0" w:after="0" w:afterAutospacing="0"/>
        <w:rPr>
          <w:rFonts w:asciiTheme="majorBidi" w:hAnsiTheme="majorBidi" w:cstheme="majorBidi"/>
          <w:color w:val="333333"/>
        </w:rPr>
      </w:pPr>
      <w:r w:rsidRPr="00253869">
        <w:rPr>
          <w:rFonts w:asciiTheme="majorBidi" w:hAnsiTheme="majorBidi" w:cstheme="majorBidi"/>
          <w:b/>
          <w:bCs/>
        </w:rPr>
        <w:t>Table 1:</w:t>
      </w:r>
      <w:r w:rsidRPr="00253869">
        <w:rPr>
          <w:rFonts w:asciiTheme="majorBidi" w:hAnsiTheme="majorBidi" w:cstheme="majorBidi"/>
          <w:b/>
          <w:bCs/>
          <w:color w:val="333333"/>
        </w:rPr>
        <w:t xml:space="preserve"> </w:t>
      </w:r>
      <w:r w:rsidRPr="00253869">
        <w:rPr>
          <w:rFonts w:asciiTheme="majorBidi" w:hAnsiTheme="majorBidi" w:cstheme="majorBidi"/>
          <w:color w:val="333333"/>
        </w:rPr>
        <w:t>Search strategies for various databases.</w:t>
      </w:r>
    </w:p>
    <w:tbl>
      <w:tblPr>
        <w:tblStyle w:val="TableGrid"/>
        <w:tblW w:w="10722" w:type="dxa"/>
        <w:tblInd w:w="-65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7706"/>
        <w:gridCol w:w="1366"/>
      </w:tblGrid>
      <w:tr w:rsidR="00A4378B" w:rsidRPr="00253869" w14:paraId="117C13D4" w14:textId="77777777" w:rsidTr="00A4378B">
        <w:tc>
          <w:tcPr>
            <w:tcW w:w="1650" w:type="dxa"/>
            <w:tcBorders>
              <w:top w:val="single" w:sz="12" w:space="0" w:color="auto"/>
              <w:bottom w:val="single" w:sz="12" w:space="0" w:color="auto"/>
            </w:tcBorders>
          </w:tcPr>
          <w:p w14:paraId="71D0F141" w14:textId="77777777" w:rsidR="00A4378B" w:rsidRPr="00253869" w:rsidRDefault="00A4378B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</w:rPr>
            </w:pPr>
            <w:r w:rsidRPr="00253869">
              <w:rPr>
                <w:rFonts w:asciiTheme="majorBidi" w:hAnsiTheme="majorBidi" w:cstheme="majorBidi"/>
              </w:rPr>
              <w:t>Database</w:t>
            </w:r>
          </w:p>
        </w:tc>
        <w:tc>
          <w:tcPr>
            <w:tcW w:w="7706" w:type="dxa"/>
            <w:tcBorders>
              <w:top w:val="single" w:sz="12" w:space="0" w:color="auto"/>
              <w:bottom w:val="single" w:sz="12" w:space="0" w:color="auto"/>
            </w:tcBorders>
          </w:tcPr>
          <w:p w14:paraId="77C4505B" w14:textId="77777777" w:rsidR="00A4378B" w:rsidRPr="00253869" w:rsidRDefault="00A4378B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</w:rPr>
            </w:pPr>
            <w:r w:rsidRPr="00253869">
              <w:rPr>
                <w:rFonts w:asciiTheme="majorBidi" w:hAnsiTheme="majorBidi" w:cstheme="majorBidi"/>
              </w:rPr>
              <w:t>Search strategy</w:t>
            </w:r>
          </w:p>
        </w:tc>
        <w:tc>
          <w:tcPr>
            <w:tcW w:w="1366" w:type="dxa"/>
            <w:tcBorders>
              <w:top w:val="single" w:sz="12" w:space="0" w:color="auto"/>
              <w:bottom w:val="single" w:sz="12" w:space="0" w:color="auto"/>
            </w:tcBorders>
          </w:tcPr>
          <w:p w14:paraId="414BBC1A" w14:textId="77777777" w:rsidR="00A4378B" w:rsidRPr="00253869" w:rsidRDefault="00A4378B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</w:rPr>
            </w:pPr>
            <w:r w:rsidRPr="00253869">
              <w:rPr>
                <w:rFonts w:asciiTheme="majorBidi" w:hAnsiTheme="majorBidi" w:cstheme="majorBidi"/>
              </w:rPr>
              <w:t>Number</w:t>
            </w:r>
          </w:p>
        </w:tc>
      </w:tr>
      <w:tr w:rsidR="00A4378B" w:rsidRPr="00253869" w14:paraId="6B34E614" w14:textId="77777777" w:rsidTr="006A2DE8">
        <w:trPr>
          <w:trHeight w:val="1752"/>
        </w:trPr>
        <w:tc>
          <w:tcPr>
            <w:tcW w:w="1650" w:type="dxa"/>
            <w:tcBorders>
              <w:top w:val="single" w:sz="12" w:space="0" w:color="auto"/>
            </w:tcBorders>
            <w:vAlign w:val="center"/>
          </w:tcPr>
          <w:p w14:paraId="60117272" w14:textId="77777777" w:rsidR="00A4378B" w:rsidRDefault="00A4378B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  <w:shd w:val="clear" w:color="auto" w:fill="92D050"/>
              </w:rPr>
            </w:pPr>
          </w:p>
          <w:p w14:paraId="186075BB" w14:textId="77777777" w:rsidR="00A4378B" w:rsidRPr="00253869" w:rsidRDefault="00A4378B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</w:rPr>
            </w:pPr>
            <w:r w:rsidRPr="00253869">
              <w:rPr>
                <w:rFonts w:asciiTheme="majorBidi" w:hAnsiTheme="majorBidi" w:cstheme="majorBidi"/>
              </w:rPr>
              <w:t>PubMed</w:t>
            </w:r>
          </w:p>
        </w:tc>
        <w:tc>
          <w:tcPr>
            <w:tcW w:w="7706" w:type="dxa"/>
            <w:tcBorders>
              <w:top w:val="single" w:sz="12" w:space="0" w:color="auto"/>
            </w:tcBorders>
            <w:vAlign w:val="center"/>
          </w:tcPr>
          <w:p w14:paraId="47913324" w14:textId="77777777" w:rsidR="000B1AA4" w:rsidRDefault="000B1AA4" w:rsidP="0000307B">
            <w:pPr>
              <w:rPr>
                <w:rFonts w:asciiTheme="majorBidi" w:hAnsiTheme="majorBidi" w:cstheme="majorBidi"/>
                <w:color w:val="000000"/>
                <w:lang w:val="en-GB"/>
              </w:rPr>
            </w:pPr>
          </w:p>
          <w:p w14:paraId="2863CC5D" w14:textId="77777777" w:rsidR="006B342D" w:rsidRDefault="00CA17E3" w:rsidP="002204D3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000000"/>
                <w:lang w:val="en-GB"/>
              </w:rPr>
              <w:t>#1</w:t>
            </w:r>
            <w:r w:rsidR="000C69DE" w:rsidRPr="000C69DE">
              <w:rPr>
                <w:rFonts w:asciiTheme="majorBidi" w:hAnsiTheme="majorBidi" w:cstheme="majorBidi"/>
                <w:color w:val="000000"/>
                <w:lang w:val="en-GB"/>
              </w:rPr>
              <w:t xml:space="preserve"> </w:t>
            </w:r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"Immunotherapy, Adoptive"[Mesh] OR "chimeric antigen receptor t-cell"[</w:t>
            </w:r>
            <w:proofErr w:type="spellStart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tiab</w:t>
            </w:r>
            <w:proofErr w:type="spellEnd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] OR "car engineered t-cell"[</w:t>
            </w:r>
            <w:proofErr w:type="spellStart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tiab</w:t>
            </w:r>
            <w:proofErr w:type="spellEnd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] OR "car engineered t-lymphocyte"[</w:t>
            </w:r>
            <w:proofErr w:type="spellStart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tiab</w:t>
            </w:r>
            <w:proofErr w:type="spellEnd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] OR "car modified t-cell"[</w:t>
            </w:r>
            <w:proofErr w:type="spellStart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tiab</w:t>
            </w:r>
            <w:proofErr w:type="spellEnd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] OR "car modified t-lymphocyte"[</w:t>
            </w:r>
            <w:proofErr w:type="spellStart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tiab</w:t>
            </w:r>
            <w:proofErr w:type="spellEnd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] OR "car t-cell"[</w:t>
            </w:r>
            <w:proofErr w:type="spellStart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tiab</w:t>
            </w:r>
            <w:proofErr w:type="spellEnd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] OR "car t-lymphocyte"[</w:t>
            </w:r>
            <w:proofErr w:type="spellStart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tiab</w:t>
            </w:r>
            <w:proofErr w:type="spellEnd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] OR "chimeric antigen receptor t-lymphocyte"[</w:t>
            </w:r>
            <w:proofErr w:type="spellStart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tiab</w:t>
            </w:r>
            <w:proofErr w:type="spellEnd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] OR "chimeric antigen receptor t-cell"[</w:t>
            </w:r>
            <w:proofErr w:type="spellStart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tiab</w:t>
            </w:r>
            <w:proofErr w:type="spellEnd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] OR "CAR T Cell"[</w:t>
            </w:r>
            <w:proofErr w:type="spellStart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tiab</w:t>
            </w:r>
            <w:proofErr w:type="spellEnd"/>
            <w:r w:rsidR="00DC532F" w:rsidRPr="00DC532F">
              <w:rPr>
                <w:rFonts w:asciiTheme="majorBidi" w:hAnsiTheme="majorBidi" w:cstheme="majorBidi"/>
                <w:color w:val="000000"/>
                <w:lang w:val="en-GB"/>
              </w:rPr>
              <w:t>]</w:t>
            </w:r>
          </w:p>
          <w:p w14:paraId="17A3CEEC" w14:textId="77777777" w:rsidR="006B342D" w:rsidRDefault="006B342D" w:rsidP="008D27FA">
            <w:pPr>
              <w:rPr>
                <w:rFonts w:asciiTheme="majorBidi" w:hAnsiTheme="majorBidi" w:cstheme="majorBidi"/>
              </w:rPr>
            </w:pPr>
          </w:p>
          <w:p w14:paraId="024603FD" w14:textId="77777777" w:rsidR="00CA17E3" w:rsidRDefault="00CA17E3" w:rsidP="0064444A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#2 </w:t>
            </w:r>
            <w:r w:rsidR="00131DAB" w:rsidRPr="00131DAB">
              <w:rPr>
                <w:rFonts w:asciiTheme="majorBidi" w:hAnsiTheme="majorBidi" w:cstheme="majorBidi"/>
              </w:rPr>
              <w:t>"</w:t>
            </w:r>
            <w:proofErr w:type="spellStart"/>
            <w:r w:rsidR="00131DAB" w:rsidRPr="00131DAB">
              <w:rPr>
                <w:rFonts w:asciiTheme="majorBidi" w:hAnsiTheme="majorBidi" w:cstheme="majorBidi"/>
              </w:rPr>
              <w:t>Neuroblastoma</w:t>
            </w:r>
            <w:proofErr w:type="spellEnd"/>
            <w:r w:rsidR="00131DAB" w:rsidRPr="00131DAB">
              <w:rPr>
                <w:rFonts w:asciiTheme="majorBidi" w:hAnsiTheme="majorBidi" w:cstheme="majorBidi"/>
              </w:rPr>
              <w:t xml:space="preserve">"[Mesh] </w:t>
            </w:r>
            <w:r w:rsidR="00131DAB">
              <w:rPr>
                <w:rFonts w:asciiTheme="majorBidi" w:hAnsiTheme="majorBidi" w:cstheme="majorBidi"/>
              </w:rPr>
              <w:t xml:space="preserve">OR </w:t>
            </w:r>
            <w:r w:rsidR="005F16DD">
              <w:rPr>
                <w:rFonts w:asciiTheme="majorBidi" w:hAnsiTheme="majorBidi" w:cstheme="majorBidi"/>
                <w:lang w:bidi="fa-IR"/>
              </w:rPr>
              <w:t>“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ganglioneuroblastoma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”[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tiab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]</w:t>
            </w:r>
            <w:r w:rsidR="00131DAB" w:rsidRPr="00A97BBB">
              <w:rPr>
                <w:rFonts w:asciiTheme="majorBidi" w:hAnsiTheme="majorBidi" w:cstheme="majorBidi"/>
                <w:lang w:bidi="fa-IR"/>
              </w:rPr>
              <w:t xml:space="preserve"> OR</w:t>
            </w:r>
            <w:r w:rsidR="005F16DD">
              <w:rPr>
                <w:rFonts w:asciiTheme="majorBidi" w:hAnsiTheme="majorBidi" w:cstheme="majorBidi"/>
                <w:lang w:bidi="fa-IR"/>
              </w:rPr>
              <w:t xml:space="preserve"> “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neuroganglioblastoma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”[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tiab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 xml:space="preserve">] OR “sympathetic 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neuroblastoma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”[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tiab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] OR “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sympathicoblastoma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”[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tiab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] OR “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sympathicogonioma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”[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tiab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] OR “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sympathiconeuroblastoma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”[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tiab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] OR “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sympathoblastoma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”[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tiab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] OR “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sympathoma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”[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tiab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] OR “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sympaticoblastoma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”[</w:t>
            </w:r>
            <w:proofErr w:type="spellStart"/>
            <w:r w:rsidR="005F16DD">
              <w:rPr>
                <w:rFonts w:asciiTheme="majorBidi" w:hAnsiTheme="majorBidi" w:cstheme="majorBidi"/>
                <w:lang w:bidi="fa-IR"/>
              </w:rPr>
              <w:t>tiab</w:t>
            </w:r>
            <w:proofErr w:type="spellEnd"/>
            <w:r w:rsidR="005F16DD">
              <w:rPr>
                <w:rFonts w:asciiTheme="majorBidi" w:hAnsiTheme="majorBidi" w:cstheme="majorBidi"/>
                <w:lang w:bidi="fa-IR"/>
              </w:rPr>
              <w:t>] OR “</w:t>
            </w:r>
            <w:proofErr w:type="spellStart"/>
            <w:r w:rsidR="0064444A">
              <w:rPr>
                <w:rFonts w:asciiTheme="majorBidi" w:hAnsiTheme="majorBidi" w:cstheme="majorBidi"/>
                <w:lang w:bidi="fa-IR"/>
              </w:rPr>
              <w:t>neuroblastoma</w:t>
            </w:r>
            <w:proofErr w:type="spellEnd"/>
            <w:r w:rsidR="0064444A">
              <w:rPr>
                <w:rFonts w:asciiTheme="majorBidi" w:hAnsiTheme="majorBidi" w:cstheme="majorBidi"/>
                <w:lang w:bidi="fa-IR"/>
              </w:rPr>
              <w:t>”[</w:t>
            </w:r>
            <w:proofErr w:type="spellStart"/>
            <w:r w:rsidR="0064444A">
              <w:rPr>
                <w:rFonts w:asciiTheme="majorBidi" w:hAnsiTheme="majorBidi" w:cstheme="majorBidi"/>
                <w:lang w:bidi="fa-IR"/>
              </w:rPr>
              <w:t>tiab</w:t>
            </w:r>
            <w:proofErr w:type="spellEnd"/>
            <w:r w:rsidR="0064444A">
              <w:rPr>
                <w:rFonts w:asciiTheme="majorBidi" w:hAnsiTheme="majorBidi" w:cstheme="majorBidi"/>
                <w:lang w:bidi="fa-IR"/>
              </w:rPr>
              <w:t>]</w:t>
            </w:r>
          </w:p>
          <w:p w14:paraId="5313A2A1" w14:textId="77777777" w:rsidR="00CA17E3" w:rsidRDefault="00CA17E3" w:rsidP="00CA17E3">
            <w:pPr>
              <w:rPr>
                <w:rFonts w:asciiTheme="majorBidi" w:hAnsiTheme="majorBidi" w:cstheme="majorBidi"/>
              </w:rPr>
            </w:pPr>
          </w:p>
          <w:p w14:paraId="3352CA4A" w14:textId="77777777" w:rsidR="00CA17E3" w:rsidRDefault="00CA17E3" w:rsidP="00CA17E3">
            <w:pPr>
              <w:rPr>
                <w:rFonts w:asciiTheme="majorBidi" w:hAnsiTheme="majorBidi" w:cstheme="majorBidi"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#3</w:t>
            </w:r>
            <w:r w:rsidRPr="00C22BCE">
              <w:rPr>
                <w:rFonts w:asciiTheme="majorBidi" w:hAnsiTheme="majorBidi" w:cstheme="majorBidi"/>
                <w:lang w:bidi="fa-IR"/>
              </w:rPr>
              <w:t xml:space="preserve"> #1 AND #2</w:t>
            </w:r>
            <w:r>
              <w:rPr>
                <w:rFonts w:asciiTheme="majorBidi" w:hAnsiTheme="majorBidi" w:cstheme="majorBidi"/>
                <w:lang w:bidi="fa-IR"/>
              </w:rPr>
              <w:t xml:space="preserve"> </w:t>
            </w:r>
          </w:p>
          <w:p w14:paraId="0A275486" w14:textId="77777777" w:rsidR="00CA17E3" w:rsidRDefault="00CA17E3" w:rsidP="00CA17E3">
            <w:pPr>
              <w:rPr>
                <w:rFonts w:asciiTheme="majorBidi" w:hAnsiTheme="majorBidi" w:cstheme="majorBidi"/>
              </w:rPr>
            </w:pPr>
          </w:p>
          <w:p w14:paraId="21E251C7" w14:textId="77777777" w:rsidR="006B342D" w:rsidRPr="006C6FE9" w:rsidRDefault="006B342D" w:rsidP="00D8739D">
            <w:pPr>
              <w:rPr>
                <w:rFonts w:asciiTheme="majorBidi" w:hAnsiTheme="majorBidi" w:cstheme="majorBidi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366" w:type="dxa"/>
            <w:tcBorders>
              <w:top w:val="single" w:sz="12" w:space="0" w:color="auto"/>
            </w:tcBorders>
            <w:vAlign w:val="center"/>
          </w:tcPr>
          <w:p w14:paraId="02680282" w14:textId="783DF713" w:rsidR="00A4378B" w:rsidRPr="00B400D0" w:rsidRDefault="00820B53" w:rsidP="00B400D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  <w:lang w:bidi="fa-IR"/>
              </w:rPr>
            </w:pPr>
            <w:del w:id="0" w:author="General" w:date="2025-11-03T13:19:00Z">
              <w:r w:rsidDel="00B7675D">
                <w:rPr>
                  <w:rFonts w:asciiTheme="majorBidi" w:hAnsiTheme="majorBidi" w:cstheme="majorBidi"/>
                  <w:lang w:bidi="fa-IR"/>
                </w:rPr>
                <w:delText>1</w:delText>
              </w:r>
              <w:r w:rsidR="00AB56A7" w:rsidDel="00B7675D">
                <w:rPr>
                  <w:rFonts w:asciiTheme="majorBidi" w:hAnsiTheme="majorBidi" w:cstheme="majorBidi"/>
                  <w:lang w:bidi="fa-IR"/>
                </w:rPr>
                <w:delText>56</w:delText>
              </w:r>
            </w:del>
            <w:ins w:id="1" w:author="General" w:date="2025-11-03T13:19:00Z">
              <w:r w:rsidR="00B7675D">
                <w:rPr>
                  <w:rFonts w:asciiTheme="majorBidi" w:hAnsiTheme="majorBidi" w:cstheme="majorBidi" w:hint="cs"/>
                  <w:rtl/>
                  <w:lang w:bidi="fa-IR"/>
                </w:rPr>
                <w:t>206</w:t>
              </w:r>
            </w:ins>
          </w:p>
        </w:tc>
      </w:tr>
      <w:tr w:rsidR="00A4378B" w:rsidRPr="00253869" w14:paraId="2034D709" w14:textId="77777777" w:rsidTr="00E52853">
        <w:trPr>
          <w:trHeight w:val="3680"/>
        </w:trPr>
        <w:tc>
          <w:tcPr>
            <w:tcW w:w="1650" w:type="dxa"/>
            <w:tcBorders>
              <w:bottom w:val="single" w:sz="4" w:space="0" w:color="auto"/>
            </w:tcBorders>
            <w:vAlign w:val="center"/>
          </w:tcPr>
          <w:p w14:paraId="676B7797" w14:textId="77777777" w:rsidR="00A4378B" w:rsidRPr="00253869" w:rsidRDefault="00A4378B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Embase</w:t>
            </w:r>
            <w:proofErr w:type="spellEnd"/>
          </w:p>
        </w:tc>
        <w:tc>
          <w:tcPr>
            <w:tcW w:w="7706" w:type="dxa"/>
            <w:tcBorders>
              <w:bottom w:val="single" w:sz="4" w:space="0" w:color="auto"/>
            </w:tcBorders>
            <w:vAlign w:val="center"/>
          </w:tcPr>
          <w:p w14:paraId="20D7C309" w14:textId="77777777" w:rsidR="006E4EA3" w:rsidRDefault="006E4EA3" w:rsidP="00A97BBB">
            <w:pPr>
              <w:rPr>
                <w:rFonts w:asciiTheme="majorBidi" w:hAnsiTheme="majorBidi" w:cstheme="majorBidi"/>
                <w:lang w:bidi="fa-IR"/>
              </w:rPr>
            </w:pPr>
          </w:p>
          <w:p w14:paraId="1061E852" w14:textId="77777777" w:rsidR="00A97BBB" w:rsidRDefault="00A97BBB" w:rsidP="00222C87">
            <w:pPr>
              <w:rPr>
                <w:rFonts w:asciiTheme="majorBidi" w:hAnsiTheme="majorBidi" w:cstheme="majorBidi"/>
                <w:lang w:bidi="fa-IR"/>
              </w:rPr>
            </w:pPr>
          </w:p>
          <w:p w14:paraId="171A402C" w14:textId="58E7E227" w:rsidR="000D330B" w:rsidRDefault="00A97BBB" w:rsidP="002204D3">
            <w:pPr>
              <w:rPr>
                <w:rFonts w:asciiTheme="majorBidi" w:hAnsiTheme="majorBidi" w:cstheme="majorBidi"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#1</w:t>
            </w:r>
            <w:r w:rsidR="006E6084" w:rsidRPr="00C22BCE">
              <w:rPr>
                <w:rFonts w:asciiTheme="majorBidi" w:hAnsiTheme="majorBidi" w:cstheme="majorBidi"/>
                <w:lang w:bidi="fa-IR"/>
              </w:rPr>
              <w:t xml:space="preserve"> </w:t>
            </w:r>
            <w:r w:rsidR="005A1A1D" w:rsidRPr="005A1A1D">
              <w:rPr>
                <w:rFonts w:asciiTheme="majorBidi" w:hAnsiTheme="majorBidi" w:cstheme="majorBidi"/>
                <w:lang w:bidi="fa-IR"/>
              </w:rPr>
              <w:t>'chimeric antigen receptor t-cell'/</w:t>
            </w:r>
            <w:proofErr w:type="spellStart"/>
            <w:r w:rsidR="005A1A1D" w:rsidRPr="005A1A1D">
              <w:rPr>
                <w:rFonts w:asciiTheme="majorBidi" w:hAnsiTheme="majorBidi" w:cstheme="majorBidi"/>
                <w:lang w:bidi="fa-IR"/>
              </w:rPr>
              <w:t>exp</w:t>
            </w:r>
            <w:proofErr w:type="spellEnd"/>
            <w:r w:rsidR="005A1A1D" w:rsidRPr="005A1A1D">
              <w:rPr>
                <w:rFonts w:asciiTheme="majorBidi" w:hAnsiTheme="majorBidi" w:cstheme="majorBidi"/>
                <w:lang w:bidi="fa-IR"/>
              </w:rPr>
              <w:t xml:space="preserve"> OR 'car engineered t-cell':</w:t>
            </w:r>
            <w:proofErr w:type="spellStart"/>
            <w:r w:rsidR="005A1A1D" w:rsidRPr="005A1A1D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="005A1A1D" w:rsidRPr="005A1A1D">
              <w:rPr>
                <w:rFonts w:asciiTheme="majorBidi" w:hAnsiTheme="majorBidi" w:cstheme="majorBidi"/>
                <w:lang w:bidi="fa-IR"/>
              </w:rPr>
              <w:t xml:space="preserve"> OR 'car engineered t-lymphocyte':</w:t>
            </w:r>
            <w:proofErr w:type="spellStart"/>
            <w:r w:rsidR="005A1A1D" w:rsidRPr="005A1A1D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="005A1A1D" w:rsidRPr="005A1A1D">
              <w:rPr>
                <w:rFonts w:asciiTheme="majorBidi" w:hAnsiTheme="majorBidi" w:cstheme="majorBidi"/>
                <w:lang w:bidi="fa-IR"/>
              </w:rPr>
              <w:t xml:space="preserve"> OR 'car modified t-cell':</w:t>
            </w:r>
            <w:proofErr w:type="spellStart"/>
            <w:r w:rsidR="005A1A1D" w:rsidRPr="005A1A1D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="005A1A1D" w:rsidRPr="005A1A1D">
              <w:rPr>
                <w:rFonts w:asciiTheme="majorBidi" w:hAnsiTheme="majorBidi" w:cstheme="majorBidi"/>
                <w:lang w:bidi="fa-IR"/>
              </w:rPr>
              <w:t xml:space="preserve"> OR 'car modified t-lymphocyte':</w:t>
            </w:r>
            <w:proofErr w:type="spellStart"/>
            <w:r w:rsidR="005A1A1D" w:rsidRPr="005A1A1D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="005A1A1D" w:rsidRPr="005A1A1D">
              <w:rPr>
                <w:rFonts w:asciiTheme="majorBidi" w:hAnsiTheme="majorBidi" w:cstheme="majorBidi"/>
                <w:lang w:bidi="fa-IR"/>
              </w:rPr>
              <w:t xml:space="preserve"> OR 'car t-cell':</w:t>
            </w:r>
            <w:proofErr w:type="spellStart"/>
            <w:r w:rsidR="005A1A1D" w:rsidRPr="005A1A1D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="005A1A1D" w:rsidRPr="005A1A1D">
              <w:rPr>
                <w:rFonts w:asciiTheme="majorBidi" w:hAnsiTheme="majorBidi" w:cstheme="majorBidi"/>
                <w:lang w:bidi="fa-IR"/>
              </w:rPr>
              <w:t xml:space="preserve"> OR 'car t-lymphocyte':</w:t>
            </w:r>
            <w:proofErr w:type="spellStart"/>
            <w:r w:rsidR="005A1A1D" w:rsidRPr="005A1A1D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="005A1A1D" w:rsidRPr="005A1A1D">
              <w:rPr>
                <w:rFonts w:asciiTheme="majorBidi" w:hAnsiTheme="majorBidi" w:cstheme="majorBidi"/>
                <w:lang w:bidi="fa-IR"/>
              </w:rPr>
              <w:t xml:space="preserve"> OR 'chimeric antigen receptor t-lymphocyte':</w:t>
            </w:r>
            <w:proofErr w:type="spellStart"/>
            <w:r w:rsidR="005A1A1D" w:rsidRPr="005A1A1D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="005A1A1D" w:rsidRPr="005A1A1D">
              <w:rPr>
                <w:rFonts w:asciiTheme="majorBidi" w:hAnsiTheme="majorBidi" w:cstheme="majorBidi"/>
                <w:lang w:bidi="fa-IR"/>
              </w:rPr>
              <w:t xml:space="preserve"> OR 'chimeric antigen receptor t-cell':</w:t>
            </w:r>
            <w:proofErr w:type="spellStart"/>
            <w:r w:rsidR="005A1A1D" w:rsidRPr="005A1A1D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="005A1A1D" w:rsidRPr="005A1A1D">
              <w:rPr>
                <w:rFonts w:asciiTheme="majorBidi" w:hAnsiTheme="majorBidi" w:cstheme="majorBidi"/>
                <w:lang w:bidi="fa-IR"/>
              </w:rPr>
              <w:t xml:space="preserve"> OR 'car t cell*':</w:t>
            </w:r>
            <w:proofErr w:type="spellStart"/>
            <w:r w:rsidR="005A1A1D" w:rsidRPr="005A1A1D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="003610D4">
              <w:rPr>
                <w:rFonts w:asciiTheme="majorBidi" w:hAnsiTheme="majorBidi" w:cstheme="majorBidi"/>
                <w:lang w:bidi="fa-IR"/>
              </w:rPr>
              <w:t xml:space="preserve"> </w:t>
            </w:r>
          </w:p>
          <w:p w14:paraId="651C9C2B" w14:textId="77777777" w:rsidR="00A97BBB" w:rsidRDefault="00A97BBB" w:rsidP="002204D3">
            <w:pPr>
              <w:rPr>
                <w:rFonts w:asciiTheme="majorBidi" w:hAnsiTheme="majorBidi" w:cstheme="majorBidi"/>
                <w:lang w:bidi="fa-IR"/>
              </w:rPr>
            </w:pPr>
          </w:p>
          <w:p w14:paraId="15A002B4" w14:textId="77777777" w:rsidR="005D79F6" w:rsidRDefault="00A97BBB" w:rsidP="00C764F9">
            <w:pPr>
              <w:rPr>
                <w:rFonts w:asciiTheme="majorBidi" w:hAnsiTheme="majorBidi" w:cstheme="majorBidi"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#2</w:t>
            </w:r>
            <w:r w:rsidR="006E6084" w:rsidRPr="00C22BCE">
              <w:rPr>
                <w:rFonts w:asciiTheme="majorBidi" w:hAnsiTheme="majorBidi" w:cstheme="majorBidi"/>
                <w:lang w:bidi="fa-IR"/>
              </w:rPr>
              <w:t xml:space="preserve"> </w:t>
            </w:r>
            <w:r w:rsidRPr="00A97BBB">
              <w:rPr>
                <w:rFonts w:asciiTheme="majorBidi" w:hAnsiTheme="majorBidi" w:cstheme="majorBidi"/>
                <w:lang w:bidi="fa-IR"/>
              </w:rPr>
              <w:t>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neuroblastoma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'/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exp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ganglioneuroblastoma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neuroblastoma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c 1300':ti,ab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neuroblastoma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sympathicum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neuroganglioblastoma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'sympathetic 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neuroblastoma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sympathicoblastoma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sympathicogonioma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sympathiconeuroblastoma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sympathoblastoma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sympathoma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sympaticoblastoma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 xml:space="preserve"> OR '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neuroblastoma</w:t>
            </w:r>
            <w:proofErr w:type="spellEnd"/>
            <w:r w:rsidRPr="00A97BBB">
              <w:rPr>
                <w:rFonts w:asciiTheme="majorBidi" w:hAnsiTheme="majorBidi" w:cstheme="majorBidi"/>
                <w:lang w:bidi="fa-IR"/>
              </w:rPr>
              <w:t>':</w:t>
            </w:r>
            <w:proofErr w:type="spellStart"/>
            <w:r w:rsidRPr="00A97BBB">
              <w:rPr>
                <w:rFonts w:asciiTheme="majorBidi" w:hAnsiTheme="majorBidi" w:cstheme="majorBidi"/>
                <w:lang w:bidi="fa-IR"/>
              </w:rPr>
              <w:t>ti,ab</w:t>
            </w:r>
            <w:proofErr w:type="spellEnd"/>
          </w:p>
          <w:p w14:paraId="36946824" w14:textId="77777777" w:rsidR="00A97BBB" w:rsidRDefault="00A97BBB" w:rsidP="00C764F9">
            <w:pPr>
              <w:rPr>
                <w:rFonts w:asciiTheme="majorBidi" w:hAnsiTheme="majorBidi" w:cstheme="majorBidi"/>
                <w:lang w:bidi="fa-IR"/>
              </w:rPr>
            </w:pPr>
          </w:p>
          <w:p w14:paraId="766C021E" w14:textId="77777777" w:rsidR="00A97BBB" w:rsidRDefault="00D247D9" w:rsidP="00A97BBB">
            <w:pPr>
              <w:rPr>
                <w:rFonts w:asciiTheme="majorBidi" w:hAnsiTheme="majorBidi" w:cstheme="majorBidi"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#3</w:t>
            </w:r>
            <w:r w:rsidR="00A97BBB" w:rsidRPr="00C22BCE">
              <w:rPr>
                <w:rFonts w:asciiTheme="majorBidi" w:hAnsiTheme="majorBidi" w:cstheme="majorBidi"/>
                <w:lang w:bidi="fa-IR"/>
              </w:rPr>
              <w:t xml:space="preserve"> #1 AND #2</w:t>
            </w:r>
            <w:r w:rsidR="00A97BBB">
              <w:rPr>
                <w:rFonts w:asciiTheme="majorBidi" w:hAnsiTheme="majorBidi" w:cstheme="majorBidi"/>
                <w:lang w:bidi="fa-IR"/>
              </w:rPr>
              <w:t xml:space="preserve"> </w:t>
            </w:r>
          </w:p>
          <w:p w14:paraId="289A3F52" w14:textId="77777777" w:rsidR="005939B3" w:rsidRDefault="005939B3" w:rsidP="00A97BBB">
            <w:pPr>
              <w:rPr>
                <w:rFonts w:asciiTheme="majorBidi" w:hAnsiTheme="majorBidi" w:cstheme="majorBidi"/>
                <w:lang w:bidi="fa-IR"/>
              </w:rPr>
            </w:pPr>
          </w:p>
          <w:p w14:paraId="407C0189" w14:textId="77777777" w:rsidR="005939B3" w:rsidRDefault="005939B3" w:rsidP="00A97BBB">
            <w:pPr>
              <w:rPr>
                <w:rFonts w:asciiTheme="majorBidi" w:hAnsiTheme="majorBidi" w:cstheme="majorBidi"/>
                <w:lang w:bidi="fa-IR"/>
              </w:rPr>
            </w:pPr>
            <w:r w:rsidRPr="005939B3">
              <w:rPr>
                <w:rFonts w:asciiTheme="majorBidi" w:hAnsiTheme="majorBidi" w:cstheme="majorBidi"/>
                <w:lang w:bidi="fa-IR"/>
              </w:rPr>
              <w:t>#4 AND 'article'/it</w:t>
            </w:r>
          </w:p>
          <w:p w14:paraId="7053A8F4" w14:textId="77777777" w:rsidR="00A97BBB" w:rsidRPr="00C22BCE" w:rsidRDefault="00A97BBB" w:rsidP="00C764F9">
            <w:pPr>
              <w:rPr>
                <w:rFonts w:asciiTheme="majorBidi" w:hAnsiTheme="majorBidi" w:cstheme="majorBidi"/>
                <w:lang w:bidi="fa-IR"/>
              </w:rPr>
            </w:pPr>
          </w:p>
        </w:tc>
        <w:tc>
          <w:tcPr>
            <w:tcW w:w="1366" w:type="dxa"/>
            <w:tcBorders>
              <w:bottom w:val="single" w:sz="4" w:space="0" w:color="auto"/>
            </w:tcBorders>
            <w:vAlign w:val="center"/>
          </w:tcPr>
          <w:p w14:paraId="54857DB8" w14:textId="10A1033A" w:rsidR="00A4378B" w:rsidRPr="00253869" w:rsidRDefault="00276573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</w:rPr>
            </w:pPr>
            <w:del w:id="2" w:author="General" w:date="2025-11-03T13:19:00Z">
              <w:r w:rsidRPr="00AF3D4B" w:rsidDel="00AF3D4B">
                <w:rPr>
                  <w:rFonts w:asciiTheme="majorBidi" w:hAnsiTheme="majorBidi" w:cstheme="majorBidi"/>
                </w:rPr>
                <w:delText>9</w:delText>
              </w:r>
              <w:r w:rsidR="005939B3" w:rsidRPr="00AF3D4B" w:rsidDel="00AF3D4B">
                <w:rPr>
                  <w:rFonts w:asciiTheme="majorBidi" w:hAnsiTheme="majorBidi" w:cstheme="majorBidi"/>
                </w:rPr>
                <w:delText>1</w:delText>
              </w:r>
            </w:del>
            <w:ins w:id="3" w:author="General" w:date="2025-11-03T13:19:00Z">
              <w:r w:rsidR="00AF3D4B">
                <w:rPr>
                  <w:rFonts w:asciiTheme="majorBidi" w:hAnsiTheme="majorBidi" w:cstheme="majorBidi" w:hint="cs"/>
                  <w:rtl/>
                </w:rPr>
                <w:t>157</w:t>
              </w:r>
            </w:ins>
          </w:p>
        </w:tc>
      </w:tr>
      <w:tr w:rsidR="00A4378B" w:rsidRPr="00E41C23" w14:paraId="73AB2EAB" w14:textId="77777777" w:rsidTr="002D5199">
        <w:trPr>
          <w:trHeight w:val="1250"/>
        </w:trPr>
        <w:tc>
          <w:tcPr>
            <w:tcW w:w="1650" w:type="dxa"/>
            <w:vAlign w:val="center"/>
          </w:tcPr>
          <w:p w14:paraId="262A29EC" w14:textId="77777777" w:rsidR="00A4378B" w:rsidRPr="00E41C23" w:rsidRDefault="005B3E10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Scopus</w:t>
            </w:r>
          </w:p>
        </w:tc>
        <w:tc>
          <w:tcPr>
            <w:tcW w:w="7706" w:type="dxa"/>
            <w:vAlign w:val="center"/>
          </w:tcPr>
          <w:p w14:paraId="3A96F84F" w14:textId="77777777" w:rsidR="007724AB" w:rsidRDefault="007724AB" w:rsidP="00C764F9">
            <w:pPr>
              <w:rPr>
                <w:rFonts w:asciiTheme="majorBidi" w:hAnsiTheme="majorBidi" w:cstheme="majorBidi"/>
                <w:color w:val="000000"/>
                <w:lang w:val="en-GB"/>
              </w:rPr>
            </w:pPr>
          </w:p>
          <w:p w14:paraId="4CC0C3AB" w14:textId="77777777" w:rsidR="00E810B5" w:rsidRDefault="00573E91" w:rsidP="00C764F9">
            <w:pPr>
              <w:rPr>
                <w:rFonts w:asciiTheme="majorBidi" w:hAnsiTheme="majorBidi" w:cstheme="majorBidi"/>
                <w:color w:val="000000"/>
                <w:lang w:val="en-GB"/>
              </w:rPr>
            </w:pPr>
            <w:r>
              <w:rPr>
                <w:rFonts w:asciiTheme="majorBidi" w:hAnsiTheme="majorBidi" w:cstheme="majorBidi"/>
                <w:color w:val="000000"/>
                <w:lang w:val="en-GB"/>
              </w:rPr>
              <w:t>#1</w:t>
            </w:r>
            <w:r w:rsidR="006315BF" w:rsidRPr="006315BF">
              <w:rPr>
                <w:rFonts w:asciiTheme="majorBidi" w:hAnsiTheme="majorBidi" w:cstheme="majorBidi"/>
                <w:color w:val="000000"/>
                <w:lang w:val="en-GB"/>
              </w:rPr>
              <w:t xml:space="preserve"> TITLE-ABS-KEY (</w:t>
            </w:r>
            <w:r w:rsidR="00D32156" w:rsidRPr="00EE3F4A">
              <w:rPr>
                <w:rFonts w:asciiTheme="majorBidi" w:hAnsiTheme="majorBidi" w:cstheme="majorBidi"/>
                <w:color w:val="000000"/>
                <w:lang w:val="en-GB"/>
              </w:rPr>
              <w:t>"chimeric antigen receptor t-cell" OR "car engineered t-cell" OR "car engineered t-lymphocyte" OR "car modified t-cell" OR "car modified t-lymphocyte" OR "car t-cell" OR "car t-lymphocyte" OR "chimeric antigen receptor t-lymphocyte" OR "chimeric antigen receptor t-cell" OR "CAR T Cell")</w:t>
            </w:r>
          </w:p>
          <w:p w14:paraId="1A1F5037" w14:textId="77777777" w:rsidR="007724AB" w:rsidRPr="00C764F9" w:rsidRDefault="007724AB" w:rsidP="00C764F9">
            <w:pPr>
              <w:rPr>
                <w:rFonts w:asciiTheme="majorBidi" w:hAnsiTheme="majorBidi" w:cstheme="majorBidi"/>
                <w:color w:val="000000"/>
                <w:lang w:val="en-GB"/>
              </w:rPr>
            </w:pPr>
          </w:p>
          <w:p w14:paraId="3E550055" w14:textId="77777777" w:rsidR="00695A8E" w:rsidRDefault="00573E91" w:rsidP="00573E91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#2</w:t>
            </w:r>
            <w:r w:rsidR="001D4BD8" w:rsidRPr="001D4BD8">
              <w:rPr>
                <w:rFonts w:asciiTheme="majorBidi" w:hAnsiTheme="majorBidi" w:cstheme="majorBidi"/>
              </w:rPr>
              <w:t xml:space="preserve"> TITLE-ABS-KEY </w:t>
            </w:r>
            <w:r>
              <w:rPr>
                <w:rFonts w:asciiTheme="majorBidi" w:hAnsiTheme="majorBidi" w:cstheme="majorBidi"/>
              </w:rPr>
              <w:t>(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Neuroblastoma</w:t>
            </w:r>
            <w:proofErr w:type="spellEnd"/>
            <w:r w:rsidR="00626A41" w:rsidRPr="00626A41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ganglioneuroblastoma</w:t>
            </w:r>
            <w:proofErr w:type="spellEnd"/>
            <w:r w:rsidR="00626A41" w:rsidRPr="00626A41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neuroganglioblastoma</w:t>
            </w:r>
            <w:proofErr w:type="spellEnd"/>
            <w:r w:rsidR="00626A41" w:rsidRPr="00626A41">
              <w:rPr>
                <w:rFonts w:asciiTheme="majorBidi" w:hAnsiTheme="majorBidi" w:cstheme="majorBidi"/>
              </w:rPr>
              <w:t xml:space="preserve"> OR "sympathetic 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neuroblastoma</w:t>
            </w:r>
            <w:proofErr w:type="spellEnd"/>
            <w:r w:rsidR="00626A41" w:rsidRPr="00626A41">
              <w:rPr>
                <w:rFonts w:asciiTheme="majorBidi" w:hAnsiTheme="majorBidi" w:cstheme="majorBidi"/>
              </w:rPr>
              <w:t xml:space="preserve">" OR 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sympathicoblastoma</w:t>
            </w:r>
            <w:proofErr w:type="spellEnd"/>
            <w:r w:rsidR="00626A41" w:rsidRPr="00626A41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sympathicogonioma</w:t>
            </w:r>
            <w:proofErr w:type="spellEnd"/>
            <w:r w:rsidR="00626A41" w:rsidRPr="00626A41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sympathiconeuroblastoma</w:t>
            </w:r>
            <w:proofErr w:type="spellEnd"/>
            <w:r w:rsidR="00626A41" w:rsidRPr="00626A41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sympathoblastoma</w:t>
            </w:r>
            <w:proofErr w:type="spellEnd"/>
            <w:r w:rsidR="00626A41" w:rsidRPr="00626A41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sympathoma</w:t>
            </w:r>
            <w:proofErr w:type="spellEnd"/>
            <w:r w:rsidR="00626A41" w:rsidRPr="00626A41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sympaticoblastoma</w:t>
            </w:r>
            <w:proofErr w:type="spellEnd"/>
            <w:r w:rsidR="00626A41" w:rsidRPr="00626A41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="00626A41" w:rsidRPr="00626A41">
              <w:rPr>
                <w:rFonts w:asciiTheme="majorBidi" w:hAnsiTheme="majorBidi" w:cstheme="majorBidi"/>
              </w:rPr>
              <w:t>neuroblastoma</w:t>
            </w:r>
            <w:proofErr w:type="spellEnd"/>
            <w:r w:rsidR="00626A41">
              <w:rPr>
                <w:rFonts w:asciiTheme="majorBidi" w:hAnsiTheme="majorBidi" w:cstheme="majorBidi"/>
              </w:rPr>
              <w:t>)</w:t>
            </w:r>
          </w:p>
          <w:p w14:paraId="5DFA991D" w14:textId="77777777" w:rsidR="007724AB" w:rsidRDefault="007724AB" w:rsidP="00C764F9">
            <w:pPr>
              <w:rPr>
                <w:rFonts w:asciiTheme="majorBidi" w:hAnsiTheme="majorBidi" w:cstheme="majorBidi"/>
              </w:rPr>
            </w:pPr>
          </w:p>
          <w:p w14:paraId="71D0DE60" w14:textId="77777777" w:rsidR="007724AB" w:rsidRDefault="00DD4DCA" w:rsidP="00DD4DCA">
            <w:pPr>
              <w:rPr>
                <w:rFonts w:asciiTheme="majorBidi" w:hAnsiTheme="majorBidi" w:cstheme="majorBidi"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#3</w:t>
            </w:r>
            <w:r w:rsidR="007724AB" w:rsidRPr="00C22BCE">
              <w:rPr>
                <w:rFonts w:asciiTheme="majorBidi" w:hAnsiTheme="majorBidi" w:cstheme="majorBidi"/>
                <w:lang w:bidi="fa-IR"/>
              </w:rPr>
              <w:t xml:space="preserve"> #1 AND #2</w:t>
            </w:r>
            <w:r w:rsidR="007724AB">
              <w:rPr>
                <w:rFonts w:asciiTheme="majorBidi" w:hAnsiTheme="majorBidi" w:cstheme="majorBidi"/>
                <w:lang w:bidi="fa-IR"/>
              </w:rPr>
              <w:t xml:space="preserve"> </w:t>
            </w:r>
          </w:p>
          <w:p w14:paraId="74EFF7D7" w14:textId="77777777" w:rsidR="007724AB" w:rsidRPr="00C764F9" w:rsidRDefault="007724AB" w:rsidP="00C764F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66" w:type="dxa"/>
            <w:vAlign w:val="center"/>
          </w:tcPr>
          <w:p w14:paraId="3503F3C2" w14:textId="3C0AC5F0" w:rsidR="00A4378B" w:rsidRPr="00E41C23" w:rsidRDefault="00016416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</w:rPr>
            </w:pPr>
            <w:del w:id="4" w:author="General" w:date="2025-11-03T13:20:00Z">
              <w:r w:rsidDel="00AF3D4B">
                <w:rPr>
                  <w:rFonts w:asciiTheme="majorBidi" w:hAnsiTheme="majorBidi" w:cstheme="majorBidi"/>
                </w:rPr>
                <w:delText>276</w:delText>
              </w:r>
            </w:del>
            <w:ins w:id="5" w:author="General" w:date="2025-11-03T13:20:00Z">
              <w:r w:rsidR="00AF3D4B">
                <w:rPr>
                  <w:rFonts w:asciiTheme="majorBidi" w:hAnsiTheme="majorBidi" w:cstheme="majorBidi" w:hint="cs"/>
                  <w:rtl/>
                </w:rPr>
                <w:t>365</w:t>
              </w:r>
            </w:ins>
          </w:p>
        </w:tc>
      </w:tr>
      <w:tr w:rsidR="002D5199" w:rsidRPr="00E41C23" w14:paraId="219EF7C0" w14:textId="77777777" w:rsidTr="006A2DE8">
        <w:trPr>
          <w:trHeight w:val="1250"/>
        </w:trPr>
        <w:tc>
          <w:tcPr>
            <w:tcW w:w="1650" w:type="dxa"/>
            <w:tcBorders>
              <w:bottom w:val="single" w:sz="4" w:space="0" w:color="auto"/>
            </w:tcBorders>
            <w:vAlign w:val="center"/>
          </w:tcPr>
          <w:p w14:paraId="092A441F" w14:textId="77777777" w:rsidR="002D5199" w:rsidRDefault="002D5199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lastRenderedPageBreak/>
              <w:t>Web of Science</w:t>
            </w:r>
          </w:p>
        </w:tc>
        <w:tc>
          <w:tcPr>
            <w:tcW w:w="7706" w:type="dxa"/>
            <w:tcBorders>
              <w:bottom w:val="single" w:sz="4" w:space="0" w:color="auto"/>
            </w:tcBorders>
            <w:vAlign w:val="center"/>
          </w:tcPr>
          <w:p w14:paraId="3583FF40" w14:textId="77777777" w:rsidR="00626A41" w:rsidRDefault="00626A41" w:rsidP="002D5199">
            <w:pPr>
              <w:rPr>
                <w:rFonts w:asciiTheme="majorBidi" w:hAnsiTheme="majorBidi" w:cstheme="majorBidi"/>
                <w:color w:val="000000"/>
                <w:lang w:val="en-GB"/>
              </w:rPr>
            </w:pPr>
          </w:p>
          <w:p w14:paraId="23E4179D" w14:textId="77777777" w:rsidR="00DB3FB5" w:rsidRDefault="00D140C0" w:rsidP="00DB3FB5">
            <w:pPr>
              <w:rPr>
                <w:rFonts w:asciiTheme="majorBidi" w:hAnsiTheme="majorBidi" w:cstheme="majorBidi"/>
                <w:color w:val="000000"/>
                <w:lang w:val="en-GB"/>
              </w:rPr>
            </w:pPr>
            <w:r>
              <w:rPr>
                <w:rFonts w:asciiTheme="majorBidi" w:hAnsiTheme="majorBidi" w:cstheme="majorBidi"/>
                <w:color w:val="000000"/>
                <w:lang w:val="en-GB"/>
              </w:rPr>
              <w:t>#1</w:t>
            </w:r>
            <w:r w:rsidR="002D5199" w:rsidRPr="000C69DE">
              <w:rPr>
                <w:rFonts w:asciiTheme="majorBidi" w:hAnsiTheme="majorBidi" w:cstheme="majorBidi"/>
                <w:color w:val="000000"/>
                <w:lang w:val="en-GB"/>
              </w:rPr>
              <w:t xml:space="preserve"> </w:t>
            </w:r>
            <w:r w:rsidR="00EE3F4A" w:rsidRPr="00EE3F4A">
              <w:rPr>
                <w:rFonts w:asciiTheme="majorBidi" w:hAnsiTheme="majorBidi" w:cstheme="majorBidi"/>
                <w:color w:val="000000"/>
                <w:lang w:val="en-GB"/>
              </w:rPr>
              <w:t>TI=("chimeric antigen receptor t-cell" OR "car engineered t-cell" OR "car engineered t-lymphocyte" OR "car modified t-cell" OR "car modified t-lymphocyte" OR "car t-cell" OR "car t-lymphocyte" OR "chimeric antigen receptor t-lymphocyte" OR "chimeric antigen receptor t-cell" OR "CAR T Cell")</w:t>
            </w:r>
          </w:p>
          <w:p w14:paraId="006AA1F4" w14:textId="77777777" w:rsidR="00626A41" w:rsidRDefault="00626A41" w:rsidP="00DB3FB5">
            <w:pPr>
              <w:rPr>
                <w:rFonts w:asciiTheme="majorBidi" w:hAnsiTheme="majorBidi" w:cstheme="majorBidi"/>
                <w:color w:val="000000"/>
                <w:lang w:val="en-GB"/>
              </w:rPr>
            </w:pPr>
          </w:p>
          <w:p w14:paraId="15D3BECC" w14:textId="77777777" w:rsidR="00D140C0" w:rsidRDefault="00D140C0" w:rsidP="00D140C0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#2</w:t>
            </w:r>
            <w:r w:rsidR="006E0C55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>TI=(</w:t>
            </w:r>
            <w:proofErr w:type="spellStart"/>
            <w:r w:rsidRPr="00D140C0">
              <w:rPr>
                <w:rFonts w:asciiTheme="majorBidi" w:hAnsiTheme="majorBidi" w:cstheme="majorBidi"/>
              </w:rPr>
              <w:t>Neuroblastoma</w:t>
            </w:r>
            <w:proofErr w:type="spellEnd"/>
            <w:r w:rsidRPr="00D140C0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D140C0">
              <w:rPr>
                <w:rFonts w:asciiTheme="majorBidi" w:hAnsiTheme="majorBidi" w:cstheme="majorBidi"/>
              </w:rPr>
              <w:t>ganglioneuroblastoma</w:t>
            </w:r>
            <w:proofErr w:type="spellEnd"/>
            <w:r w:rsidRPr="00D140C0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D140C0">
              <w:rPr>
                <w:rFonts w:asciiTheme="majorBidi" w:hAnsiTheme="majorBidi" w:cstheme="majorBidi"/>
              </w:rPr>
              <w:t>neuroganglioblastoma</w:t>
            </w:r>
            <w:proofErr w:type="spellEnd"/>
            <w:r w:rsidRPr="00D140C0">
              <w:rPr>
                <w:rFonts w:asciiTheme="majorBidi" w:hAnsiTheme="majorBidi" w:cstheme="majorBidi"/>
              </w:rPr>
              <w:t xml:space="preserve"> OR "sympathetic </w:t>
            </w:r>
            <w:proofErr w:type="spellStart"/>
            <w:r w:rsidRPr="00D140C0">
              <w:rPr>
                <w:rFonts w:asciiTheme="majorBidi" w:hAnsiTheme="majorBidi" w:cstheme="majorBidi"/>
              </w:rPr>
              <w:t>neuroblastoma</w:t>
            </w:r>
            <w:proofErr w:type="spellEnd"/>
            <w:r w:rsidRPr="00D140C0">
              <w:rPr>
                <w:rFonts w:asciiTheme="majorBidi" w:hAnsiTheme="majorBidi" w:cstheme="majorBidi"/>
              </w:rPr>
              <w:t xml:space="preserve">" OR </w:t>
            </w:r>
            <w:proofErr w:type="spellStart"/>
            <w:r w:rsidRPr="00D140C0">
              <w:rPr>
                <w:rFonts w:asciiTheme="majorBidi" w:hAnsiTheme="majorBidi" w:cstheme="majorBidi"/>
              </w:rPr>
              <w:t>sympathicoblastoma</w:t>
            </w:r>
            <w:proofErr w:type="spellEnd"/>
            <w:r w:rsidRPr="00D140C0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D140C0">
              <w:rPr>
                <w:rFonts w:asciiTheme="majorBidi" w:hAnsiTheme="majorBidi" w:cstheme="majorBidi"/>
              </w:rPr>
              <w:t>sympathicogonioma</w:t>
            </w:r>
            <w:proofErr w:type="spellEnd"/>
            <w:r w:rsidRPr="00D140C0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D140C0">
              <w:rPr>
                <w:rFonts w:asciiTheme="majorBidi" w:hAnsiTheme="majorBidi" w:cstheme="majorBidi"/>
              </w:rPr>
              <w:t>sympathiconeuroblastoma</w:t>
            </w:r>
            <w:proofErr w:type="spellEnd"/>
            <w:r w:rsidRPr="00D140C0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D140C0">
              <w:rPr>
                <w:rFonts w:asciiTheme="majorBidi" w:hAnsiTheme="majorBidi" w:cstheme="majorBidi"/>
              </w:rPr>
              <w:t>sympathoblastoma</w:t>
            </w:r>
            <w:proofErr w:type="spellEnd"/>
            <w:r w:rsidRPr="00D140C0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D140C0">
              <w:rPr>
                <w:rFonts w:asciiTheme="majorBidi" w:hAnsiTheme="majorBidi" w:cstheme="majorBidi"/>
              </w:rPr>
              <w:t>sympathoma</w:t>
            </w:r>
            <w:proofErr w:type="spellEnd"/>
            <w:r w:rsidRPr="00D140C0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D140C0">
              <w:rPr>
                <w:rFonts w:asciiTheme="majorBidi" w:hAnsiTheme="majorBidi" w:cstheme="majorBidi"/>
              </w:rPr>
              <w:t>sympaticoblastoma</w:t>
            </w:r>
            <w:proofErr w:type="spellEnd"/>
            <w:r w:rsidRPr="00D140C0">
              <w:rPr>
                <w:rFonts w:asciiTheme="majorBidi" w:hAnsiTheme="majorBidi" w:cstheme="majorBidi"/>
              </w:rPr>
              <w:t xml:space="preserve"> OR </w:t>
            </w:r>
            <w:proofErr w:type="spellStart"/>
            <w:r w:rsidRPr="00D140C0">
              <w:rPr>
                <w:rFonts w:asciiTheme="majorBidi" w:hAnsiTheme="majorBidi" w:cstheme="majorBidi"/>
              </w:rPr>
              <w:t>neuroblastoma</w:t>
            </w:r>
            <w:proofErr w:type="spellEnd"/>
            <w:r>
              <w:rPr>
                <w:rFonts w:asciiTheme="majorBidi" w:hAnsiTheme="majorBidi" w:cstheme="majorBidi"/>
              </w:rPr>
              <w:t xml:space="preserve">) </w:t>
            </w:r>
          </w:p>
          <w:p w14:paraId="774B5194" w14:textId="77777777" w:rsidR="006E0C55" w:rsidRDefault="002D5199" w:rsidP="00C764F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</w:t>
            </w:r>
            <w:r w:rsidRPr="001D4BD8">
              <w:rPr>
                <w:rFonts w:asciiTheme="majorBidi" w:hAnsiTheme="majorBidi" w:cstheme="majorBidi"/>
              </w:rPr>
              <w:t xml:space="preserve"> </w:t>
            </w:r>
          </w:p>
          <w:p w14:paraId="1F858C52" w14:textId="77777777" w:rsidR="00D140C0" w:rsidRDefault="004B2C77" w:rsidP="00D140C0">
            <w:pPr>
              <w:rPr>
                <w:rFonts w:asciiTheme="majorBidi" w:hAnsiTheme="majorBidi" w:cstheme="majorBidi"/>
                <w:lang w:bidi="fa-IR"/>
              </w:rPr>
            </w:pPr>
            <w:r>
              <w:rPr>
                <w:rFonts w:asciiTheme="majorBidi" w:hAnsiTheme="majorBidi" w:cstheme="majorBidi"/>
                <w:lang w:bidi="fa-IR"/>
              </w:rPr>
              <w:t>#3</w:t>
            </w:r>
            <w:r w:rsidR="00D140C0" w:rsidRPr="00C22BCE">
              <w:rPr>
                <w:rFonts w:asciiTheme="majorBidi" w:hAnsiTheme="majorBidi" w:cstheme="majorBidi"/>
                <w:lang w:bidi="fa-IR"/>
              </w:rPr>
              <w:t xml:space="preserve"> #1 AND #2</w:t>
            </w:r>
            <w:r>
              <w:rPr>
                <w:rFonts w:asciiTheme="majorBidi" w:hAnsiTheme="majorBidi" w:cstheme="majorBidi"/>
                <w:lang w:bidi="fa-IR"/>
              </w:rPr>
              <w:t xml:space="preserve"> </w:t>
            </w:r>
          </w:p>
          <w:p w14:paraId="6164F716" w14:textId="77777777" w:rsidR="00D140C0" w:rsidRPr="00C764F9" w:rsidRDefault="00D140C0" w:rsidP="00C764F9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366" w:type="dxa"/>
            <w:tcBorders>
              <w:bottom w:val="single" w:sz="4" w:space="0" w:color="auto"/>
            </w:tcBorders>
            <w:vAlign w:val="center"/>
          </w:tcPr>
          <w:p w14:paraId="7967E3E6" w14:textId="41E5AF46" w:rsidR="002D5199" w:rsidRDefault="00475EE0" w:rsidP="006030A0">
            <w:pPr>
              <w:tabs>
                <w:tab w:val="left" w:pos="3720"/>
              </w:tabs>
              <w:jc w:val="center"/>
              <w:rPr>
                <w:rFonts w:asciiTheme="majorBidi" w:hAnsiTheme="majorBidi" w:cstheme="majorBidi"/>
              </w:rPr>
            </w:pPr>
            <w:del w:id="6" w:author="General" w:date="2025-11-03T13:20:00Z">
              <w:r w:rsidDel="00AF3D4B">
                <w:rPr>
                  <w:rFonts w:asciiTheme="majorBidi" w:hAnsiTheme="majorBidi" w:cstheme="majorBidi"/>
                </w:rPr>
                <w:delText>3</w:delText>
              </w:r>
              <w:r w:rsidR="00F531D8" w:rsidDel="00AF3D4B">
                <w:rPr>
                  <w:rFonts w:asciiTheme="majorBidi" w:hAnsiTheme="majorBidi" w:cstheme="majorBidi"/>
                </w:rPr>
                <w:delText>27</w:delText>
              </w:r>
            </w:del>
            <w:ins w:id="7" w:author="General" w:date="2025-11-03T13:20:00Z">
              <w:r w:rsidR="00AF3D4B">
                <w:rPr>
                  <w:rFonts w:asciiTheme="majorBidi" w:hAnsiTheme="majorBidi" w:cstheme="majorBidi" w:hint="cs"/>
                  <w:rtl/>
                </w:rPr>
                <w:t>417</w:t>
              </w:r>
            </w:ins>
          </w:p>
        </w:tc>
      </w:tr>
    </w:tbl>
    <w:p w14:paraId="0D168D91" w14:textId="429E285F" w:rsidR="00C764F9" w:rsidRDefault="00C52E64" w:rsidP="009E45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</w:t>
      </w:r>
      <w:r w:rsidR="00E41C23">
        <w:rPr>
          <w:rFonts w:asciiTheme="majorBidi" w:hAnsiTheme="majorBidi" w:cstheme="majorBidi"/>
        </w:rPr>
        <w:t>esh</w:t>
      </w:r>
      <w:r>
        <w:rPr>
          <w:rFonts w:asciiTheme="majorBidi" w:hAnsiTheme="majorBidi" w:cstheme="majorBidi"/>
        </w:rPr>
        <w:t>:</w:t>
      </w:r>
      <w:r w:rsidR="00E41C23" w:rsidRPr="00E41C23">
        <w:rPr>
          <w:rFonts w:asciiTheme="majorBidi" w:hAnsiTheme="majorBidi" w:cstheme="majorBidi"/>
        </w:rPr>
        <w:t xml:space="preserve"> Medical Subject Headings.</w:t>
      </w:r>
      <w:bookmarkStart w:id="8" w:name="_GoBack"/>
      <w:bookmarkEnd w:id="8"/>
    </w:p>
    <w:p w14:paraId="3541AAC0" w14:textId="77777777" w:rsidR="00C764F9" w:rsidRDefault="00C764F9" w:rsidP="0069752E">
      <w:pPr>
        <w:tabs>
          <w:tab w:val="left" w:pos="2595"/>
        </w:tabs>
        <w:rPr>
          <w:rFonts w:asciiTheme="majorBidi" w:hAnsiTheme="majorBidi" w:cstheme="majorBidi"/>
        </w:rPr>
      </w:pPr>
    </w:p>
    <w:p w14:paraId="33404EA2" w14:textId="77777777" w:rsidR="004D0F97" w:rsidRPr="00B44EA0" w:rsidRDefault="004D0F97" w:rsidP="003F3A91">
      <w:pPr>
        <w:tabs>
          <w:tab w:val="left" w:pos="2595"/>
        </w:tabs>
        <w:jc w:val="center"/>
        <w:rPr>
          <w:rFonts w:asciiTheme="majorBidi" w:hAnsiTheme="majorBidi" w:cstheme="majorBidi"/>
        </w:rPr>
      </w:pPr>
    </w:p>
    <w:sectPr w:rsidR="004D0F97" w:rsidRPr="00B44EA0" w:rsidSect="00FD1000">
      <w:pgSz w:w="11906" w:h="16838" w:code="9"/>
      <w:pgMar w:top="1440" w:right="1440" w:bottom="1440" w:left="1440" w:header="709" w:footer="709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General">
    <w15:presenceInfo w15:providerId="None" w15:userId="Gener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78B"/>
    <w:rsid w:val="0000307B"/>
    <w:rsid w:val="000106E0"/>
    <w:rsid w:val="00014FAE"/>
    <w:rsid w:val="00016416"/>
    <w:rsid w:val="00017F97"/>
    <w:rsid w:val="00020E9F"/>
    <w:rsid w:val="00023AB5"/>
    <w:rsid w:val="0003081C"/>
    <w:rsid w:val="00056554"/>
    <w:rsid w:val="00082F23"/>
    <w:rsid w:val="000839D7"/>
    <w:rsid w:val="000945F6"/>
    <w:rsid w:val="000B1AA4"/>
    <w:rsid w:val="000B1F09"/>
    <w:rsid w:val="000C69DE"/>
    <w:rsid w:val="000D03D9"/>
    <w:rsid w:val="000D330B"/>
    <w:rsid w:val="000D494B"/>
    <w:rsid w:val="000E46B6"/>
    <w:rsid w:val="00114848"/>
    <w:rsid w:val="00114DB7"/>
    <w:rsid w:val="00131DAB"/>
    <w:rsid w:val="00137E95"/>
    <w:rsid w:val="00153FC0"/>
    <w:rsid w:val="001B09C5"/>
    <w:rsid w:val="001C470E"/>
    <w:rsid w:val="001D4960"/>
    <w:rsid w:val="001D4BD8"/>
    <w:rsid w:val="001E0E80"/>
    <w:rsid w:val="001E1572"/>
    <w:rsid w:val="002204D3"/>
    <w:rsid w:val="00222C87"/>
    <w:rsid w:val="0022365F"/>
    <w:rsid w:val="00223753"/>
    <w:rsid w:val="00257191"/>
    <w:rsid w:val="00261FAD"/>
    <w:rsid w:val="00266C72"/>
    <w:rsid w:val="00276573"/>
    <w:rsid w:val="002873FA"/>
    <w:rsid w:val="002A448A"/>
    <w:rsid w:val="002B71E7"/>
    <w:rsid w:val="002D5199"/>
    <w:rsid w:val="002F04BF"/>
    <w:rsid w:val="002F399D"/>
    <w:rsid w:val="002F5F3C"/>
    <w:rsid w:val="002F6701"/>
    <w:rsid w:val="00322119"/>
    <w:rsid w:val="00332CA4"/>
    <w:rsid w:val="00345F74"/>
    <w:rsid w:val="003610D4"/>
    <w:rsid w:val="00373833"/>
    <w:rsid w:val="00377AC8"/>
    <w:rsid w:val="00384483"/>
    <w:rsid w:val="00386C44"/>
    <w:rsid w:val="003C1200"/>
    <w:rsid w:val="003C4B11"/>
    <w:rsid w:val="003E0ADA"/>
    <w:rsid w:val="003E5036"/>
    <w:rsid w:val="003F0FA7"/>
    <w:rsid w:val="003F3A91"/>
    <w:rsid w:val="004209A4"/>
    <w:rsid w:val="00426037"/>
    <w:rsid w:val="00432F1E"/>
    <w:rsid w:val="004341BD"/>
    <w:rsid w:val="0046595E"/>
    <w:rsid w:val="00471A65"/>
    <w:rsid w:val="00475B47"/>
    <w:rsid w:val="00475EE0"/>
    <w:rsid w:val="004A71BE"/>
    <w:rsid w:val="004B2C77"/>
    <w:rsid w:val="004B7D81"/>
    <w:rsid w:val="004D0F97"/>
    <w:rsid w:val="004D4F7F"/>
    <w:rsid w:val="004E23F6"/>
    <w:rsid w:val="004E2CA4"/>
    <w:rsid w:val="004E334F"/>
    <w:rsid w:val="004E4EFF"/>
    <w:rsid w:val="004F0C83"/>
    <w:rsid w:val="00511AC7"/>
    <w:rsid w:val="0057174F"/>
    <w:rsid w:val="00573E91"/>
    <w:rsid w:val="00577B69"/>
    <w:rsid w:val="005830E2"/>
    <w:rsid w:val="00585A52"/>
    <w:rsid w:val="00592763"/>
    <w:rsid w:val="005939B3"/>
    <w:rsid w:val="005A1A1D"/>
    <w:rsid w:val="005A7571"/>
    <w:rsid w:val="005B3E10"/>
    <w:rsid w:val="005D4052"/>
    <w:rsid w:val="005D71CE"/>
    <w:rsid w:val="005D79F6"/>
    <w:rsid w:val="005E036E"/>
    <w:rsid w:val="005E696F"/>
    <w:rsid w:val="005F16DD"/>
    <w:rsid w:val="005F4D57"/>
    <w:rsid w:val="00626A41"/>
    <w:rsid w:val="006315BF"/>
    <w:rsid w:val="00633DAF"/>
    <w:rsid w:val="00641B67"/>
    <w:rsid w:val="0064444A"/>
    <w:rsid w:val="0064529C"/>
    <w:rsid w:val="00647829"/>
    <w:rsid w:val="0066176D"/>
    <w:rsid w:val="00673E5E"/>
    <w:rsid w:val="00692D68"/>
    <w:rsid w:val="00695A8E"/>
    <w:rsid w:val="00696FEF"/>
    <w:rsid w:val="006971FF"/>
    <w:rsid w:val="0069752E"/>
    <w:rsid w:val="006A04EE"/>
    <w:rsid w:val="006A2DE8"/>
    <w:rsid w:val="006B342D"/>
    <w:rsid w:val="006B5E28"/>
    <w:rsid w:val="006B696B"/>
    <w:rsid w:val="006C6FE9"/>
    <w:rsid w:val="006E0C55"/>
    <w:rsid w:val="006E4EA3"/>
    <w:rsid w:val="006E6084"/>
    <w:rsid w:val="007057B0"/>
    <w:rsid w:val="00743AA9"/>
    <w:rsid w:val="00757E41"/>
    <w:rsid w:val="00761822"/>
    <w:rsid w:val="007724AB"/>
    <w:rsid w:val="007A3645"/>
    <w:rsid w:val="007A3C45"/>
    <w:rsid w:val="007D4A13"/>
    <w:rsid w:val="007E1629"/>
    <w:rsid w:val="007E1B0F"/>
    <w:rsid w:val="007E7606"/>
    <w:rsid w:val="007F0DD5"/>
    <w:rsid w:val="007F2BF4"/>
    <w:rsid w:val="0080566B"/>
    <w:rsid w:val="00806663"/>
    <w:rsid w:val="008114B8"/>
    <w:rsid w:val="00811AB7"/>
    <w:rsid w:val="00816A5E"/>
    <w:rsid w:val="00820B53"/>
    <w:rsid w:val="008300C0"/>
    <w:rsid w:val="00852F5C"/>
    <w:rsid w:val="00854B6E"/>
    <w:rsid w:val="008552D7"/>
    <w:rsid w:val="0086306E"/>
    <w:rsid w:val="0086432E"/>
    <w:rsid w:val="0087636C"/>
    <w:rsid w:val="00880006"/>
    <w:rsid w:val="008A0986"/>
    <w:rsid w:val="008B021D"/>
    <w:rsid w:val="008D1EE0"/>
    <w:rsid w:val="008D27FA"/>
    <w:rsid w:val="008E36B6"/>
    <w:rsid w:val="008E3ACB"/>
    <w:rsid w:val="008E5F66"/>
    <w:rsid w:val="008F397C"/>
    <w:rsid w:val="009016D4"/>
    <w:rsid w:val="00904563"/>
    <w:rsid w:val="00906D02"/>
    <w:rsid w:val="0092010C"/>
    <w:rsid w:val="00921827"/>
    <w:rsid w:val="00927711"/>
    <w:rsid w:val="009368B4"/>
    <w:rsid w:val="0094129B"/>
    <w:rsid w:val="00960A70"/>
    <w:rsid w:val="009667AE"/>
    <w:rsid w:val="00971B89"/>
    <w:rsid w:val="009825F6"/>
    <w:rsid w:val="00997082"/>
    <w:rsid w:val="009A2839"/>
    <w:rsid w:val="009C478F"/>
    <w:rsid w:val="009D4E9B"/>
    <w:rsid w:val="009E2897"/>
    <w:rsid w:val="009E45D1"/>
    <w:rsid w:val="00A0424E"/>
    <w:rsid w:val="00A131F8"/>
    <w:rsid w:val="00A261D4"/>
    <w:rsid w:val="00A4378B"/>
    <w:rsid w:val="00A46C79"/>
    <w:rsid w:val="00A50717"/>
    <w:rsid w:val="00A50C77"/>
    <w:rsid w:val="00A5280C"/>
    <w:rsid w:val="00A53D06"/>
    <w:rsid w:val="00A97BBB"/>
    <w:rsid w:val="00AB16C9"/>
    <w:rsid w:val="00AB3778"/>
    <w:rsid w:val="00AB379C"/>
    <w:rsid w:val="00AB56A7"/>
    <w:rsid w:val="00AC6B02"/>
    <w:rsid w:val="00AD0168"/>
    <w:rsid w:val="00AD46F2"/>
    <w:rsid w:val="00AD5836"/>
    <w:rsid w:val="00AE1B36"/>
    <w:rsid w:val="00AF3D4B"/>
    <w:rsid w:val="00AF73AD"/>
    <w:rsid w:val="00B02362"/>
    <w:rsid w:val="00B10CAA"/>
    <w:rsid w:val="00B15519"/>
    <w:rsid w:val="00B25D2D"/>
    <w:rsid w:val="00B400D0"/>
    <w:rsid w:val="00B44563"/>
    <w:rsid w:val="00B44EA0"/>
    <w:rsid w:val="00B5177B"/>
    <w:rsid w:val="00B6052D"/>
    <w:rsid w:val="00B723A6"/>
    <w:rsid w:val="00B7675D"/>
    <w:rsid w:val="00B76BEE"/>
    <w:rsid w:val="00B8283E"/>
    <w:rsid w:val="00B838F5"/>
    <w:rsid w:val="00BA579F"/>
    <w:rsid w:val="00BB5683"/>
    <w:rsid w:val="00BB670C"/>
    <w:rsid w:val="00BC25C6"/>
    <w:rsid w:val="00BC763C"/>
    <w:rsid w:val="00BF69D0"/>
    <w:rsid w:val="00C07B92"/>
    <w:rsid w:val="00C22BCE"/>
    <w:rsid w:val="00C2357F"/>
    <w:rsid w:val="00C36F05"/>
    <w:rsid w:val="00C42603"/>
    <w:rsid w:val="00C44534"/>
    <w:rsid w:val="00C457B7"/>
    <w:rsid w:val="00C51339"/>
    <w:rsid w:val="00C52218"/>
    <w:rsid w:val="00C52E64"/>
    <w:rsid w:val="00C558C5"/>
    <w:rsid w:val="00C66B14"/>
    <w:rsid w:val="00C70C7E"/>
    <w:rsid w:val="00C764F9"/>
    <w:rsid w:val="00C80365"/>
    <w:rsid w:val="00C8192C"/>
    <w:rsid w:val="00C93E1B"/>
    <w:rsid w:val="00CA17E3"/>
    <w:rsid w:val="00CB1516"/>
    <w:rsid w:val="00CB2062"/>
    <w:rsid w:val="00CB3A0E"/>
    <w:rsid w:val="00CC1723"/>
    <w:rsid w:val="00CD0665"/>
    <w:rsid w:val="00CD75FE"/>
    <w:rsid w:val="00CE3F6A"/>
    <w:rsid w:val="00CF2FCF"/>
    <w:rsid w:val="00CF4A24"/>
    <w:rsid w:val="00D1344B"/>
    <w:rsid w:val="00D140C0"/>
    <w:rsid w:val="00D16FDB"/>
    <w:rsid w:val="00D21348"/>
    <w:rsid w:val="00D23A8C"/>
    <w:rsid w:val="00D24213"/>
    <w:rsid w:val="00D247D9"/>
    <w:rsid w:val="00D32156"/>
    <w:rsid w:val="00D3722C"/>
    <w:rsid w:val="00D42EFF"/>
    <w:rsid w:val="00D55CED"/>
    <w:rsid w:val="00D7391C"/>
    <w:rsid w:val="00D748BA"/>
    <w:rsid w:val="00D815EC"/>
    <w:rsid w:val="00D8739D"/>
    <w:rsid w:val="00D90B51"/>
    <w:rsid w:val="00DB3FB5"/>
    <w:rsid w:val="00DB47A8"/>
    <w:rsid w:val="00DC532F"/>
    <w:rsid w:val="00DD4DCA"/>
    <w:rsid w:val="00DF351E"/>
    <w:rsid w:val="00E02245"/>
    <w:rsid w:val="00E055B7"/>
    <w:rsid w:val="00E1042F"/>
    <w:rsid w:val="00E12E9C"/>
    <w:rsid w:val="00E218BA"/>
    <w:rsid w:val="00E2630C"/>
    <w:rsid w:val="00E34A72"/>
    <w:rsid w:val="00E36649"/>
    <w:rsid w:val="00E36C19"/>
    <w:rsid w:val="00E41C23"/>
    <w:rsid w:val="00E52853"/>
    <w:rsid w:val="00E66054"/>
    <w:rsid w:val="00E70A28"/>
    <w:rsid w:val="00E80287"/>
    <w:rsid w:val="00E810B5"/>
    <w:rsid w:val="00E8440A"/>
    <w:rsid w:val="00E87AB5"/>
    <w:rsid w:val="00EA07A8"/>
    <w:rsid w:val="00EB579B"/>
    <w:rsid w:val="00EE3512"/>
    <w:rsid w:val="00EE3F4A"/>
    <w:rsid w:val="00EE4ED9"/>
    <w:rsid w:val="00EE650C"/>
    <w:rsid w:val="00F07FD7"/>
    <w:rsid w:val="00F17BB5"/>
    <w:rsid w:val="00F2192A"/>
    <w:rsid w:val="00F4356F"/>
    <w:rsid w:val="00F52911"/>
    <w:rsid w:val="00F531D8"/>
    <w:rsid w:val="00F55D82"/>
    <w:rsid w:val="00F83BB5"/>
    <w:rsid w:val="00FB7B57"/>
    <w:rsid w:val="00FC2F1D"/>
    <w:rsid w:val="00FC3EC8"/>
    <w:rsid w:val="00FD1000"/>
    <w:rsid w:val="00FF1908"/>
    <w:rsid w:val="00FF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62800118"/>
  <w15:chartTrackingRefBased/>
  <w15:docId w15:val="{D4B91500-C9E0-4923-80C1-2DBA2635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378B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3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4378B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rm">
    <w:name w:val="term"/>
    <w:basedOn w:val="DefaultParagraphFont"/>
    <w:rsid w:val="00AD4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60598">
          <w:marLeft w:val="0"/>
          <w:marRight w:val="0"/>
          <w:marTop w:val="0"/>
          <w:marBottom w:val="0"/>
          <w:divBdr>
            <w:top w:val="single" w:sz="6" w:space="3" w:color="FFFFFF"/>
            <w:left w:val="single" w:sz="6" w:space="0" w:color="FFFFFF"/>
            <w:bottom w:val="single" w:sz="6" w:space="3" w:color="FFFFFF"/>
            <w:right w:val="single" w:sz="6" w:space="6" w:color="FFFFFF"/>
          </w:divBdr>
          <w:divsChild>
            <w:div w:id="1190993088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5756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914517">
          <w:marLeft w:val="0"/>
          <w:marRight w:val="0"/>
          <w:marTop w:val="0"/>
          <w:marBottom w:val="0"/>
          <w:divBdr>
            <w:top w:val="single" w:sz="6" w:space="3" w:color="EFEEEE"/>
            <w:left w:val="single" w:sz="6" w:space="0" w:color="EFEEEE"/>
            <w:bottom w:val="single" w:sz="6" w:space="3" w:color="EFEEEE"/>
            <w:right w:val="single" w:sz="6" w:space="6" w:color="EFEEEE"/>
          </w:divBdr>
          <w:divsChild>
            <w:div w:id="840966608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7119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160083">
          <w:marLeft w:val="0"/>
          <w:marRight w:val="0"/>
          <w:marTop w:val="0"/>
          <w:marBottom w:val="0"/>
          <w:divBdr>
            <w:top w:val="single" w:sz="6" w:space="3" w:color="FFFFFF"/>
            <w:left w:val="single" w:sz="6" w:space="0" w:color="FFFFFF"/>
            <w:bottom w:val="single" w:sz="6" w:space="3" w:color="FFFFFF"/>
            <w:right w:val="single" w:sz="6" w:space="6" w:color="FFFFFF"/>
          </w:divBdr>
          <w:divsChild>
            <w:div w:id="1083529550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91721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074815">
          <w:marLeft w:val="0"/>
          <w:marRight w:val="0"/>
          <w:marTop w:val="0"/>
          <w:marBottom w:val="0"/>
          <w:divBdr>
            <w:top w:val="single" w:sz="6" w:space="3" w:color="EFEEEE"/>
            <w:left w:val="single" w:sz="6" w:space="0" w:color="EFEEEE"/>
            <w:bottom w:val="single" w:sz="6" w:space="3" w:color="EFEEEE"/>
            <w:right w:val="single" w:sz="6" w:space="6" w:color="EFEEEE"/>
          </w:divBdr>
          <w:divsChild>
            <w:div w:id="1413433720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6042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4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90264">
          <w:marLeft w:val="0"/>
          <w:marRight w:val="0"/>
          <w:marTop w:val="0"/>
          <w:marBottom w:val="0"/>
          <w:divBdr>
            <w:top w:val="single" w:sz="6" w:space="3" w:color="FFFFFF"/>
            <w:left w:val="single" w:sz="6" w:space="0" w:color="FFFFFF"/>
            <w:bottom w:val="single" w:sz="6" w:space="3" w:color="FFFFFF"/>
            <w:right w:val="single" w:sz="6" w:space="6" w:color="FFFFFF"/>
          </w:divBdr>
          <w:divsChild>
            <w:div w:id="776288344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540408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249846">
          <w:marLeft w:val="0"/>
          <w:marRight w:val="0"/>
          <w:marTop w:val="0"/>
          <w:marBottom w:val="0"/>
          <w:divBdr>
            <w:top w:val="single" w:sz="6" w:space="3" w:color="EFEEEE"/>
            <w:left w:val="single" w:sz="6" w:space="0" w:color="EFEEEE"/>
            <w:bottom w:val="single" w:sz="6" w:space="3" w:color="EFEEEE"/>
            <w:right w:val="single" w:sz="6" w:space="6" w:color="EFEEEE"/>
          </w:divBdr>
          <w:divsChild>
            <w:div w:id="963002535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3714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214790">
          <w:marLeft w:val="0"/>
          <w:marRight w:val="0"/>
          <w:marTop w:val="0"/>
          <w:marBottom w:val="0"/>
          <w:divBdr>
            <w:top w:val="single" w:sz="6" w:space="3" w:color="FFFFFF"/>
            <w:left w:val="single" w:sz="6" w:space="0" w:color="FFFFFF"/>
            <w:bottom w:val="single" w:sz="6" w:space="3" w:color="FFFFFF"/>
            <w:right w:val="single" w:sz="6" w:space="6" w:color="FFFFFF"/>
          </w:divBdr>
          <w:divsChild>
            <w:div w:id="248975213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9128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69274">
          <w:marLeft w:val="0"/>
          <w:marRight w:val="0"/>
          <w:marTop w:val="0"/>
          <w:marBottom w:val="0"/>
          <w:divBdr>
            <w:top w:val="single" w:sz="6" w:space="3" w:color="EFEEEE"/>
            <w:left w:val="single" w:sz="6" w:space="0" w:color="EFEEEE"/>
            <w:bottom w:val="single" w:sz="6" w:space="3" w:color="EFEEEE"/>
            <w:right w:val="single" w:sz="6" w:space="6" w:color="EFEEEE"/>
          </w:divBdr>
          <w:divsChild>
            <w:div w:id="1677806569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5750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444988">
          <w:marLeft w:val="0"/>
          <w:marRight w:val="0"/>
          <w:marTop w:val="0"/>
          <w:marBottom w:val="0"/>
          <w:divBdr>
            <w:top w:val="single" w:sz="6" w:space="3" w:color="FFFFFF"/>
            <w:left w:val="single" w:sz="6" w:space="0" w:color="FFFFFF"/>
            <w:bottom w:val="single" w:sz="6" w:space="3" w:color="FFFFFF"/>
            <w:right w:val="single" w:sz="6" w:space="6" w:color="FFFFFF"/>
          </w:divBdr>
          <w:divsChild>
            <w:div w:id="592319014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05260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0070">
          <w:marLeft w:val="0"/>
          <w:marRight w:val="0"/>
          <w:marTop w:val="0"/>
          <w:marBottom w:val="0"/>
          <w:divBdr>
            <w:top w:val="single" w:sz="6" w:space="3" w:color="EFEEEE"/>
            <w:left w:val="single" w:sz="6" w:space="0" w:color="EFEEEE"/>
            <w:bottom w:val="single" w:sz="6" w:space="3" w:color="EFEEEE"/>
            <w:right w:val="single" w:sz="6" w:space="6" w:color="EFEEEE"/>
          </w:divBdr>
          <w:divsChild>
            <w:div w:id="80374031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7857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068466">
          <w:marLeft w:val="0"/>
          <w:marRight w:val="0"/>
          <w:marTop w:val="0"/>
          <w:marBottom w:val="0"/>
          <w:divBdr>
            <w:top w:val="single" w:sz="6" w:space="3" w:color="FFFFFF"/>
            <w:left w:val="single" w:sz="6" w:space="0" w:color="FFFFFF"/>
            <w:bottom w:val="single" w:sz="6" w:space="3" w:color="FFFFFF"/>
            <w:right w:val="single" w:sz="6" w:space="6" w:color="FFFFFF"/>
          </w:divBdr>
          <w:divsChild>
            <w:div w:id="1437409694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5126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647977">
          <w:marLeft w:val="0"/>
          <w:marRight w:val="0"/>
          <w:marTop w:val="0"/>
          <w:marBottom w:val="0"/>
          <w:divBdr>
            <w:top w:val="single" w:sz="6" w:space="3" w:color="EFEEEE"/>
            <w:left w:val="single" w:sz="6" w:space="0" w:color="EFEEEE"/>
            <w:bottom w:val="single" w:sz="6" w:space="3" w:color="EFEEEE"/>
            <w:right w:val="single" w:sz="6" w:space="6" w:color="EFEEEE"/>
          </w:divBdr>
          <w:divsChild>
            <w:div w:id="1165978649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8145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44253">
          <w:marLeft w:val="0"/>
          <w:marRight w:val="0"/>
          <w:marTop w:val="0"/>
          <w:marBottom w:val="0"/>
          <w:divBdr>
            <w:top w:val="single" w:sz="6" w:space="3" w:color="FFFFFF"/>
            <w:left w:val="single" w:sz="6" w:space="0" w:color="FFFFFF"/>
            <w:bottom w:val="single" w:sz="6" w:space="3" w:color="FFFFFF"/>
            <w:right w:val="single" w:sz="6" w:space="6" w:color="FFFFFF"/>
          </w:divBdr>
          <w:divsChild>
            <w:div w:id="1594126334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0227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98984">
          <w:marLeft w:val="0"/>
          <w:marRight w:val="0"/>
          <w:marTop w:val="0"/>
          <w:marBottom w:val="0"/>
          <w:divBdr>
            <w:top w:val="single" w:sz="6" w:space="3" w:color="EFEEEE"/>
            <w:left w:val="single" w:sz="6" w:space="0" w:color="EFEEEE"/>
            <w:bottom w:val="single" w:sz="6" w:space="3" w:color="EFEEEE"/>
            <w:right w:val="single" w:sz="6" w:space="6" w:color="EFEEEE"/>
          </w:divBdr>
          <w:divsChild>
            <w:div w:id="1497763211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6362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950367">
          <w:marLeft w:val="0"/>
          <w:marRight w:val="0"/>
          <w:marTop w:val="0"/>
          <w:marBottom w:val="0"/>
          <w:divBdr>
            <w:top w:val="single" w:sz="6" w:space="3" w:color="FFFFFF"/>
            <w:left w:val="single" w:sz="6" w:space="0" w:color="FFFFFF"/>
            <w:bottom w:val="single" w:sz="6" w:space="3" w:color="FFFFFF"/>
            <w:right w:val="single" w:sz="6" w:space="6" w:color="FFFFFF"/>
          </w:divBdr>
          <w:divsChild>
            <w:div w:id="1248264952">
              <w:marLeft w:val="0"/>
              <w:marRight w:val="16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9813">
                  <w:marLeft w:val="58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General</cp:lastModifiedBy>
  <cp:revision>6</cp:revision>
  <dcterms:created xsi:type="dcterms:W3CDTF">2024-08-09T09:00:00Z</dcterms:created>
  <dcterms:modified xsi:type="dcterms:W3CDTF">2025-11-03T09:50:00Z</dcterms:modified>
</cp:coreProperties>
</file>